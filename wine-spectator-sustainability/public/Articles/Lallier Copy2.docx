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rFonts w:ascii="Calibri" w:cs="Calibri" w:eastAsia="Calibri" w:hAnsi="Calibri"/>
          <w:b w:val="1"/>
          <w:rtl w:val="0"/>
        </w:rPr>
        <w:t xml:space="preserve">Lallier Champagne </w:t>
      </w:r>
      <w:r w:rsidDel="00000000" w:rsidR="00000000" w:rsidRPr="00000000">
        <w:rPr>
          <w:b w:val="1"/>
          <w:u w:val="single"/>
          <w:rtl w:val="0"/>
        </w:rPr>
        <w:t xml:space="preserve"> </w:t>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PRINT</w:t>
      </w:r>
    </w:p>
    <w:p w:rsidR="00000000" w:rsidDel="00000000" w:rsidP="00000000" w:rsidRDefault="00000000" w:rsidRPr="00000000" w14:paraId="00000004">
      <w:pPr>
        <w:rPr>
          <w:u w:val="single"/>
        </w:rPr>
      </w:pPr>
      <w:r w:rsidDel="00000000" w:rsidR="00000000" w:rsidRPr="00000000">
        <w:rPr>
          <w:u w:val="single"/>
          <w:rtl w:val="0"/>
        </w:rPr>
        <w:t xml:space="preserve">Sustainability print page:</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Since its founding, Lallier Champagne has embraced a deep respect for terroir and nature. Certified HVE and VDC, Maison nurtures biodiversity through its partnership with local company Terr’Api - welcoming back wild bees, trees, and flowering plants around its Oger winemaking facility. Using no herbicides or pesticides, Lallier lets nature inspire its ongoing pursuit of excellence.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DIGITAL</w:t>
      </w:r>
    </w:p>
    <w:p w:rsidR="00000000" w:rsidDel="00000000" w:rsidP="00000000" w:rsidRDefault="00000000" w:rsidRPr="00000000" w14:paraId="00000008">
      <w:pPr>
        <w:rPr>
          <w:rFonts w:ascii="Calibri" w:cs="Calibri" w:eastAsia="Calibri" w:hAnsi="Calibri"/>
          <w:u w:val="single"/>
        </w:rPr>
      </w:pPr>
      <w:r w:rsidDel="00000000" w:rsidR="00000000" w:rsidRPr="00000000">
        <w:rPr>
          <w:rFonts w:ascii="Calibri" w:cs="Calibri" w:eastAsia="Calibri" w:hAnsi="Calibri"/>
          <w:u w:val="single"/>
          <w:rtl w:val="0"/>
        </w:rPr>
        <w:t xml:space="preserve">Online Article Copy </w:t>
      </w:r>
    </w:p>
    <w:p w:rsidR="00000000" w:rsidDel="00000000" w:rsidP="00000000" w:rsidRDefault="00000000" w:rsidRPr="00000000" w14:paraId="00000009">
      <w:pPr>
        <w:rPr>
          <w:rFonts w:ascii="Calibri" w:cs="Calibri" w:eastAsia="Calibri" w:hAnsi="Calibri"/>
          <w:b w:val="1"/>
          <w:i w:val="1"/>
        </w:rPr>
      </w:pPr>
      <w:r w:rsidDel="00000000" w:rsidR="00000000" w:rsidRPr="00000000">
        <w:rPr>
          <w:rFonts w:ascii="Calibri" w:cs="Calibri" w:eastAsia="Calibri" w:hAnsi="Calibri"/>
          <w:b w:val="1"/>
          <w:i w:val="1"/>
          <w:rtl w:val="0"/>
        </w:rPr>
        <w:t xml:space="preserve">Lallier Champagne - Where Heritage Meets Nature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Founded in 1906 in the Grand Cru village of Aÿ, Lallier Champagne embodies a century-old legacy rooted in craftsmanship, patience, and respect for terroir. From its beginnings, the Maison has cherished its deep connection to nature, crafting wines that honor both heritage and innovation. Guided by curiosity and expertise, Lallier unites intuition with invention to create Champagnes that reflect the freshness, purity, intensity, and depth that define its signature style.</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Lallier’s cellars in Aÿ and its modern winemaking facility in Oger together capture the soul of Champagne’s greatest terroirs. The House’s commitment to sustainable viticulture extends far beyond certification -it’s a philosophy woven into every stage of production. Certified HVE (High Environmental Value) and VDC (Viticulture Durable en Champagne), Lallier promotes biodiversity through a partnership with the local company Terr’Api, reintroducing wild bees, flowering plants, and trees around its Oger site. No herbicides or pesticides are used</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Under the direction of Chef de Caves Dominique Demarville, Lallier continues to innovate while preserving traditional savoir-faire. Each cuvée, from the Réflexion Brut R.021 to the elegant Blanc de Blancs and vibrant Rosé, captures a sense of place and time - Champagne in its truest form. Every bottle expresses the Maison’s enduring belief: that nature is the finest guide to excellence.</w:t>
      </w:r>
    </w:p>
    <w:p w:rsidR="00000000" w:rsidDel="00000000" w:rsidP="00000000" w:rsidRDefault="00000000" w:rsidRPr="00000000" w14:paraId="0000000D">
      <w:pPr>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u w:val="single"/>
        </w:rPr>
      </w:pPr>
      <w:r w:rsidDel="00000000" w:rsidR="00000000" w:rsidRPr="00000000">
        <w:rPr>
          <w:rFonts w:ascii="Calibri" w:cs="Calibri" w:eastAsia="Calibri" w:hAnsi="Calibri"/>
          <w:u w:val="single"/>
          <w:rtl w:val="0"/>
        </w:rPr>
        <w:t xml:space="preserve">Homepage Copy:</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Since its founding, Lallier Champagne has cherished its special relationship with terroir and nature -crafting remarkable Champagnes guided by sincerity, curiosity, and respect for the environment.</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u w:val="single"/>
        </w:rPr>
      </w:pPr>
      <w:r w:rsidDel="00000000" w:rsidR="00000000" w:rsidRPr="00000000">
        <w:rPr>
          <w:rFonts w:ascii="Calibri" w:cs="Calibri" w:eastAsia="Calibri" w:hAnsi="Calibri"/>
          <w:u w:val="single"/>
          <w:rtl w:val="0"/>
        </w:rPr>
        <w:t xml:space="preserve">Highlights section:</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Heritage &amp; Winemaking</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1. Founded in 1906 in the Grand Cru village of Aÿ, Lallier Champagne continues a century-old tradition rooted in craftsmanship, patience, and respect for terroir.</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2. Guided by curiosity and expertise, Lallier unites intuition with invention to create Champagnes that honor heritage while embracing modern expression.</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3.  With a touch of Aÿ Grand Cru in every blend, each cuvée reflects the freshness, purity, intensity, and depth that define Lallier’s signature style.</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4. Committed to sustainable viticulture, Lallier nurtures biodiversity and Champagne terroir through eco-conscious practices and certifications including HVE and VDC.</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rPr>
          <w:rFonts w:ascii="Calibri" w:cs="Calibri" w:eastAsia="Calibri" w:hAnsi="Calibri"/>
          <w:u w:val="single"/>
        </w:rPr>
      </w:pPr>
      <w:r w:rsidDel="00000000" w:rsidR="00000000" w:rsidRPr="00000000">
        <w:rPr>
          <w:rFonts w:ascii="Calibri" w:cs="Calibri" w:eastAsia="Calibri" w:hAnsi="Calibri"/>
          <w:u w:val="single"/>
          <w:rtl w:val="0"/>
        </w:rPr>
        <w:t xml:space="preserve">Native Ad unit </w:t>
      </w:r>
    </w:p>
    <w:p w:rsidR="00000000" w:rsidDel="00000000" w:rsidP="00000000" w:rsidRDefault="00000000" w:rsidRPr="00000000" w14:paraId="0000001B">
      <w:pPr>
        <w:rPr>
          <w:rFonts w:ascii="Calibri" w:cs="Calibri" w:eastAsia="Calibri" w:hAnsi="Calibri"/>
        </w:rPr>
      </w:pPr>
      <w:bookmarkStart w:colFirst="0" w:colLast="0" w:name="_heading=h.efi4z4nlhj9m" w:id="0"/>
      <w:bookmarkEnd w:id="0"/>
      <w:r w:rsidDel="00000000" w:rsidR="00000000" w:rsidRPr="00000000">
        <w:rPr>
          <w:rFonts w:ascii="Calibri" w:cs="Calibri" w:eastAsia="Calibri" w:hAnsi="Calibri"/>
          <w:rtl w:val="0"/>
        </w:rPr>
        <w:t xml:space="preserve">Lallier Champagne nurtures nature through </w:t>
      </w:r>
      <w:sdt>
        <w:sdtPr>
          <w:id w:val="664749165"/>
          <w:tag w:val="goog_rdk_0"/>
        </w:sdtPr>
        <w:sdtContent>
          <w:del w:author="Jennifer Arcella" w:id="0" w:date="2025-10-22T13:46:00Z">
            <w:r w:rsidDel="00000000" w:rsidR="00000000" w:rsidRPr="00000000">
              <w:rPr>
                <w:rFonts w:ascii="Calibri" w:cs="Calibri" w:eastAsia="Calibri" w:hAnsi="Calibri"/>
                <w:rtl w:val="0"/>
              </w:rPr>
              <w:delText xml:space="preserve">asustainable</w:delText>
            </w:r>
          </w:del>
        </w:sdtContent>
      </w:sdt>
      <w:sdt>
        <w:sdtPr>
          <w:id w:val="1974422754"/>
          <w:tag w:val="goog_rdk_1"/>
        </w:sdtPr>
        <w:sdtContent>
          <w:ins w:author="Jennifer Arcella" w:id="0" w:date="2025-10-22T13:46:00Z">
            <w:r w:rsidDel="00000000" w:rsidR="00000000" w:rsidRPr="00000000">
              <w:rPr>
                <w:rFonts w:ascii="Calibri" w:cs="Calibri" w:eastAsia="Calibri" w:hAnsi="Calibri"/>
                <w:rtl w:val="0"/>
              </w:rPr>
              <w:t xml:space="preserve">a sustainable</w:t>
            </w:r>
          </w:ins>
        </w:sdtContent>
      </w:sdt>
      <w:r w:rsidDel="00000000" w:rsidR="00000000" w:rsidRPr="00000000">
        <w:rPr>
          <w:rFonts w:ascii="Calibri" w:cs="Calibri" w:eastAsia="Calibri" w:hAnsi="Calibri"/>
          <w:rtl w:val="0"/>
        </w:rPr>
        <w:t xml:space="preserve"> viticulture approach, biodiversity projects, and eco-friendly initiatives - crafting exceptional Champagnes with environmental integrity.  </w:t>
      </w:r>
    </w:p>
    <w:p w:rsidR="00000000" w:rsidDel="00000000" w:rsidP="00000000" w:rsidRDefault="00000000" w:rsidRPr="00000000" w14:paraId="0000001C">
      <w:pPr>
        <w:rPr/>
      </w:pPr>
      <w:bookmarkStart w:colFirst="0" w:colLast="0" w:name="_heading=h.n3e19aquxza9" w:id="1"/>
      <w:bookmarkEnd w:id="1"/>
      <w:r w:rsidDel="00000000" w:rsidR="00000000" w:rsidRPr="00000000">
        <w:rPr>
          <w:rtl w:val="0"/>
        </w:rPr>
      </w:r>
    </w:p>
    <w:p w:rsidR="00000000" w:rsidDel="00000000" w:rsidP="00000000" w:rsidRDefault="00000000" w:rsidRPr="00000000" w14:paraId="0000001D">
      <w:pPr>
        <w:rPr/>
      </w:pPr>
      <w:bookmarkStart w:colFirst="0" w:colLast="0" w:name="_heading=h.q7iaj8werf1d" w:id="2"/>
      <w:bookmarkEnd w:id="2"/>
      <w:hyperlink r:id="rId7">
        <w:r w:rsidDel="00000000" w:rsidR="00000000" w:rsidRPr="00000000">
          <w:rPr>
            <w:color w:val="1155cc"/>
            <w:u w:val="single"/>
            <w:rtl w:val="0"/>
          </w:rPr>
          <w:t xml:space="preserve">https://www.champagne-lallier.com/</w:t>
        </w:r>
      </w:hyperlink>
      <w:r w:rsidDel="00000000" w:rsidR="00000000" w:rsidRPr="00000000">
        <w:rPr>
          <w:rtl w:val="0"/>
        </w:rPr>
      </w:r>
    </w:p>
    <w:p w:rsidR="00000000" w:rsidDel="00000000" w:rsidP="00000000" w:rsidRDefault="00000000" w:rsidRPr="00000000" w14:paraId="0000001E">
      <w:pPr>
        <w:rPr/>
      </w:pPr>
      <w:bookmarkStart w:colFirst="0" w:colLast="0" w:name="_heading=h.v9w4avz33ull" w:id="3"/>
      <w:bookmarkEnd w:id="3"/>
      <w:hyperlink r:id="rId8">
        <w:r w:rsidDel="00000000" w:rsidR="00000000" w:rsidRPr="00000000">
          <w:rPr>
            <w:color w:val="1155cc"/>
            <w:u w:val="single"/>
            <w:rtl w:val="0"/>
          </w:rPr>
          <w:t xml:space="preserve">https://www.instagram.com/champagne_lallier/</w:t>
        </w:r>
      </w:hyperlink>
      <w:r w:rsidDel="00000000" w:rsidR="00000000" w:rsidRPr="00000000">
        <w:rPr>
          <w:rtl w:val="0"/>
        </w:rPr>
      </w:r>
    </w:p>
    <w:p w:rsidR="00000000" w:rsidDel="00000000" w:rsidP="00000000" w:rsidRDefault="00000000" w:rsidRPr="00000000" w14:paraId="0000001F">
      <w:pPr>
        <w:rPr/>
      </w:pPr>
      <w:bookmarkStart w:colFirst="0" w:colLast="0" w:name="_heading=h.3nd3651nag53" w:id="4"/>
      <w:bookmarkEnd w:id="4"/>
      <w:r w:rsidDel="00000000" w:rsidR="00000000" w:rsidRPr="00000000">
        <w:rPr>
          <w:rtl w:val="0"/>
        </w:rPr>
      </w:r>
    </w:p>
    <w:p w:rsidR="00000000" w:rsidDel="00000000" w:rsidP="00000000" w:rsidRDefault="00000000" w:rsidRPr="00000000" w14:paraId="00000020">
      <w:pPr>
        <w:rPr/>
      </w:pPr>
      <w:bookmarkStart w:colFirst="0" w:colLast="0" w:name="_heading=h.srfl0op5u1ik" w:id="5"/>
      <w:bookmarkEnd w:id="5"/>
      <w:r w:rsidDel="00000000" w:rsidR="00000000" w:rsidRPr="00000000">
        <w:rPr>
          <w:rtl w:val="0"/>
        </w:rPr>
        <w:t xml:space="preserve">https://www.facebook.com/pages/Champagne-Lallier/129079373797349</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E64D9C"/>
    <w:rPr>
      <w:sz w:val="16"/>
      <w:szCs w:val="16"/>
    </w:rPr>
  </w:style>
  <w:style w:type="paragraph" w:styleId="CommentText">
    <w:name w:val="annotation text"/>
    <w:basedOn w:val="Normal"/>
    <w:link w:val="CommentTextChar"/>
    <w:uiPriority w:val="99"/>
    <w:unhideWhenUsed w:val="1"/>
    <w:rsid w:val="00E64D9C"/>
    <w:pPr>
      <w:spacing w:line="240" w:lineRule="auto"/>
    </w:pPr>
    <w:rPr>
      <w:sz w:val="20"/>
      <w:szCs w:val="20"/>
    </w:rPr>
  </w:style>
  <w:style w:type="character" w:styleId="CommentTextChar" w:customStyle="1">
    <w:name w:val="Comment Text Char"/>
    <w:basedOn w:val="DefaultParagraphFont"/>
    <w:link w:val="CommentText"/>
    <w:uiPriority w:val="99"/>
    <w:rsid w:val="00E64D9C"/>
    <w:rPr>
      <w:sz w:val="20"/>
      <w:szCs w:val="20"/>
    </w:rPr>
  </w:style>
  <w:style w:type="paragraph" w:styleId="CommentSubject">
    <w:name w:val="annotation subject"/>
    <w:basedOn w:val="CommentText"/>
    <w:next w:val="CommentText"/>
    <w:link w:val="CommentSubjectChar"/>
    <w:uiPriority w:val="99"/>
    <w:semiHidden w:val="1"/>
    <w:unhideWhenUsed w:val="1"/>
    <w:rsid w:val="00E64D9C"/>
    <w:rPr>
      <w:b w:val="1"/>
      <w:bCs w:val="1"/>
    </w:rPr>
  </w:style>
  <w:style w:type="character" w:styleId="CommentSubjectChar" w:customStyle="1">
    <w:name w:val="Comment Subject Char"/>
    <w:basedOn w:val="CommentTextChar"/>
    <w:link w:val="CommentSubject"/>
    <w:uiPriority w:val="99"/>
    <w:semiHidden w:val="1"/>
    <w:rsid w:val="00E64D9C"/>
    <w:rPr>
      <w:b w:val="1"/>
      <w:bCs w:val="1"/>
      <w:sz w:val="20"/>
      <w:szCs w:val="20"/>
    </w:rPr>
  </w:style>
  <w:style w:type="paragraph" w:styleId="Revision">
    <w:name w:val="Revision"/>
    <w:hidden w:val="1"/>
    <w:uiPriority w:val="99"/>
    <w:semiHidden w:val="1"/>
    <w:rsid w:val="006472B8"/>
    <w:pPr>
      <w:spacing w:after="0" w:line="240" w:lineRule="auto"/>
    </w:pPr>
  </w:style>
  <w:style w:type="paragraph" w:styleId="BalloonText">
    <w:name w:val="Balloon Text"/>
    <w:basedOn w:val="Normal"/>
    <w:link w:val="BalloonTextChar"/>
    <w:uiPriority w:val="99"/>
    <w:semiHidden w:val="1"/>
    <w:unhideWhenUsed w:val="1"/>
    <w:rsid w:val="00CE718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E718C"/>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ampagne-lallier.com/" TargetMode="External"/><Relationship Id="rId8" Type="http://schemas.openxmlformats.org/officeDocument/2006/relationships/hyperlink" Target="https://www.instagram.com/champagne_lall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0PBbYtI1jmCh1EHEvMxM9zJg9g==">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2025-10-17T08:59:00Z</dcterms:created>
  <dc:creator>Jennifer Arcella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eb307-a188-4d40-bbdb-56f0cbca380c_Enabled">
    <vt:lpwstr>true</vt:lpwstr>
  </property>
  <property fmtid="{D5CDD505-2E9C-101B-9397-08002B2CF9AE}" pid="3" name="MSIP_Label_46eeb307-a188-4d40-bbdb-56f0cbca380c_SetDate">
    <vt:lpwstr>2025-10-17T08:59:43Z</vt:lpwstr>
  </property>
  <property fmtid="{D5CDD505-2E9C-101B-9397-08002B2CF9AE}" pid="4" name="MSIP_Label_46eeb307-a188-4d40-bbdb-56f0cbca380c_Method">
    <vt:lpwstr>Standard</vt:lpwstr>
  </property>
  <property fmtid="{D5CDD505-2E9C-101B-9397-08002B2CF9AE}" pid="5" name="MSIP_Label_46eeb307-a188-4d40-bbdb-56f0cbca380c_Name">
    <vt:lpwstr>Company Internal Use Only</vt:lpwstr>
  </property>
  <property fmtid="{D5CDD505-2E9C-101B-9397-08002B2CF9AE}" pid="6" name="MSIP_Label_46eeb307-a188-4d40-bbdb-56f0cbca380c_SiteId">
    <vt:lpwstr>a69fff39-07ec-41bb-952a-7c37dd42a482</vt:lpwstr>
  </property>
  <property fmtid="{D5CDD505-2E9C-101B-9397-08002B2CF9AE}" pid="7" name="MSIP_Label_46eeb307-a188-4d40-bbdb-56f0cbca380c_ActionId">
    <vt:lpwstr>7cbd66fc-83ba-4217-b40a-fdbe3884c0d0</vt:lpwstr>
  </property>
  <property fmtid="{D5CDD505-2E9C-101B-9397-08002B2CF9AE}" pid="8" name="MSIP_Label_46eeb307-a188-4d40-bbdb-56f0cbca380c_ContentBits">
    <vt:lpwstr>0</vt:lpwstr>
  </property>
  <property fmtid="{D5CDD505-2E9C-101B-9397-08002B2CF9AE}" pid="9" name="MSIP_Label_46eeb307-a188-4d40-bbdb-56f0cbca380c_Tag">
    <vt:lpwstr>10, 3, 0, 1</vt:lpwstr>
  </property>
  <property fmtid="{D5CDD505-2E9C-101B-9397-08002B2CF9AE}" pid="10" name="ContentTypeId">
    <vt:lpwstr>0x01010094CADD2C1E30C945A423E318DBF05DAA</vt:lpwstr>
  </property>
  <property fmtid="{D5CDD505-2E9C-101B-9397-08002B2CF9AE}" pid="11" name="MediaServiceImageTags">
    <vt:lpwstr/>
  </property>
</Properties>
</file>